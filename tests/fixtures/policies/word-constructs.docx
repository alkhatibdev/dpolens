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pStyle w:val="Heading1"/>
      </w:pPr>
      <w:r>
        <w:t xml:space="preserve">Constructs</w:t>
      </w:r>
    </w:p>
    <w:p>
      <w:pPr/>
      <w:r>
        <w:t xml:space="preserve">Hyperlinked </w:t>
      </w:r>
      <w:hyperlink r:id="rId90">
        <w:r>
          <w:t xml:space="preserve">text</w:t>
        </w:r>
      </w:hyperlink>
    </w:p>
    <w:p>
      <w:pPr/>
      <w:r>
        <w:t xml:space="preserve">Tracked </w:t>
      </w:r>
      <w:ins w:id="1" w:author="Reviewer" w:date="2026-01-01T00:00:00Z">
        <w:r>
          <w:t xml:space="preserve">inserted</w:t>
        </w:r>
      </w:ins>
      <w:del w:id="2" w:author="Reviewer" w:date="2026-01-01T00:00:00Z">
        <w:r>
          <w:delText>deleted</w:delText>
        </w:r>
      </w:del>
    </w:p>
    <w:sdt>
      <w:sdtPr/>
      <w:sdtContent>
        <w:p>
          <w:pPr/>
          <w:r>
            <w:t xml:space="preserve">Block control text.</w:t>
          </w:r>
        </w:p>
      </w:sdtContent>
    </w:sdt>
    <w:p>
      <w:pPr/>
      <w:r>
        <w:t xml:space="preserve">Inline </w:t>
      </w:r>
      <w:sdt>
        <w:sdtPr/>
        <w:sdtContent>
          <w:r>
            <w:t xml:space="preserve">control</w:t>
          </w:r>
        </w:sdtContent>
      </w:sdt>
    </w:p>
    <w:p>
      <w:pPr/>
      <w:r>
        <w:t xml:space="preserve">Smart </w:t>
      </w:r>
      <w:smartTag w:uri="u" w:element="e">
        <w:r>
          <w:t xml:space="preserve">tag</w:t>
        </w:r>
      </w:smartTag>
    </w:p>
    <w:p>
      <w:pPr/>
      <w:r>
        <w:t xml:space="preserve">Simple </w:t>
      </w:r>
      <w:fldSimple w:instr="DOCPROPERTY Title">
        <w:r>
          <w:t xml:space="preserve">field</w:t>
        </w:r>
      </w:fldSimple>
    </w:p>
    <w:p>
      <w:pPr/>
      <w:r>
        <w:t xml:space="preserve">Complex </w:t>
      </w:r>
      <w:r>
        <w:fldChar w:fldCharType="begin"/>
      </w:r>
      <w:r>
        <w:instrText xml:space="preserve"> DATE </w:instrText>
      </w:r>
      <w:r>
        <w:fldChar w:fldCharType="separate"/>
      </w:r>
      <w:r>
        <w:t xml:space="preserve">result</w:t>
      </w:r>
      <w:r>
        <w:fldChar w:fldCharType="end"/>
      </w:r>
    </w:p>
    <w:p>
      <w:pPr/>
      <w:customXml w:element="x">
        <w:r>
          <w:t xml:space="preserve">Custom XML text.</w:t>
        </w:r>
      </w:customXml>
    </w:p>
    <w:p>
      <w:pPr/>
      <w:r>
        <w:t xml:space="preserve">Tab</w:t>
      </w:r>
      <w:r>
        <w:tab/>
      </w:r>
      <w:r>
        <w:t xml:space="preserve">and break</w:t>
      </w:r>
      <w:r>
        <w:br/>
      </w:r>
      <w:r>
        <w:t xml:space="preserve">here.</w:t>
      </w:r>
    </w:p>
    <w:p>
      <w:pPr/>
      <w:r>
        <w:t xml:space="preserve">Symbol </w:t>
      </w:r>
      <w:r>
        <w:sym w:font="Symbol" w:char="00B6"/>
      </w:r>
    </w:p>
    <w:p>
      <w:pPr/>
      <w:r>
        <w:t xml:space="preserve">Hidden </w:t>
      </w:r>
      <w:r>
        <w:rPr>
          <w:vanish/>
        </w:rPr>
        <w:t xml:space="preserve">text</w:t>
      </w:r>
    </w:p>
    <w:p>
      <w:pPr/>
      <w:r>
        <w:t xml:space="preserve">Noted</w:t>
      </w:r>
      <w:r>
        <w:footnoteReference w:id="1"/>
      </w:r>
      <w:r>
        <w:commentReference w:id="0"/>
      </w:r>
    </w:p>
    <w:tbl>
      <w:tblPr>
        <w:tblW w:w="0" w:type="auto"/>
      </w:tblPr>
      <w:tblGrid>
        <w:gridCol w:w="4000"/>
        <w:gridCol w:w="4000"/>
      </w:tblGrid>
      <w:tr>
        <w:sdt>
          <w:sdtPr/>
          <w:sdtContent>
            <w:tc>
              <w:tcPr>
                <w:tcW w:w="0" w:type="auto"/>
              </w:tcPr>
              <w:p>
                <w:pPr/>
                <w:r>
                  <w:t xml:space="preserve">Cell in a control</w:t>
                </w:r>
              </w:p>
            </w:tc>
          </w:sdtContent>
        </w:sdt>
        <w:tc>
          <w:tcPr>
            <w:tcW w:w="0" w:type="auto"/>
          </w:tcPr>
          <w:p>
            <w:pPr/>
            <w:r>
              <w:t xml:space="preserve">Plain cell</w:t>
            </w:r>
          </w:p>
        </w:tc>
      </w:tr>
      <w:tr>
        <w:tc>
          <w:tcPr>
            <w:tcW w:w="0" w:type="auto"/>
          </w:tcPr>
          <w:p>
            <w:pPr/>
            <w:r>
              <w:t xml:space="preserve">Second</w:t>
            </w:r>
          </w:p>
        </w:tc>
        <w:tc>
          <w:tcPr>
            <w:tcW w:w="0" w:type="auto"/>
          </w:tcPr>
          <w:p>
            <w:pPr/>
            <w:r>
              <w:t xml:space="preserve">Row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comment w:id="0" w:author="Reviewer">
    <w:p>
      <w:pPr/>
      <w:r>
        <w:t xml:space="preserve">A comment.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footnote w:type="separator" w:id="-1"/>
  <w:footnote w:id="1">
    <w:p>
      <w:pPr/>
      <w:r>
        <w:t xml:space="preserve">A footnote.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otnotes" Target="footnotes.xml"/><Relationship Id="rId90" Type="http://schemas.openxmlformats.org/officeDocument/2006/relationships/hyperlink" Target="https://example.org/" TargetMode="External"/></Relationships>
</file>